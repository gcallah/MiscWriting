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A74A2B" w14:textId="7A10A0BB" w:rsidR="00564D69" w:rsidRDefault="006F7912" w:rsidP="00564D69">
      <w:pPr>
        <w:pStyle w:val="Heading1"/>
      </w:pPr>
      <w:bookmarkStart w:id="0" w:name="an-empire-if-you-can-keep-it"/>
      <w:r>
        <w:t>An Empire, if You Can Keep It</w:t>
      </w:r>
      <w:bookmarkEnd w:id="0"/>
    </w:p>
    <w:p w14:paraId="710A4760" w14:textId="15766515" w:rsidR="00564D69" w:rsidRDefault="00564D69" w:rsidP="00564D69">
      <w:pPr>
        <w:pStyle w:val="FirstParagraph"/>
      </w:pPr>
      <w:r>
        <w:t>Gene Callahan</w:t>
      </w:r>
    </w:p>
    <w:p w14:paraId="72866F81" w14:textId="29D52572" w:rsidR="00B31192" w:rsidRDefault="000C2BE5" w:rsidP="00564D69">
      <w:pPr>
        <w:pStyle w:val="FirstParagraph"/>
      </w:pPr>
      <w:r>
        <w:t xml:space="preserve">A specter is haunting America – the specter of empire. </w:t>
      </w:r>
      <w:hyperlink r:id="rId7" w:history="1">
        <w:r w:rsidRPr="00465A60">
          <w:rPr>
            <w:rStyle w:val="Hyperlink"/>
          </w:rPr>
          <w:t>Some call out America as an empire</w:t>
        </w:r>
      </w:hyperlink>
      <w:r>
        <w:t xml:space="preserve"> </w:t>
      </w:r>
      <w:r w:rsidR="00465A60">
        <w:t>in order rally opposition to U.S. imperialism.</w:t>
      </w:r>
      <w:r w:rsidR="00DF7861">
        <w:t xml:space="preserve"> </w:t>
      </w:r>
      <w:r w:rsidR="00DF7861" w:rsidRPr="00DF7861">
        <w:t>Meanwhile</w:t>
      </w:r>
      <w:r w:rsidR="00DF7861">
        <w:t xml:space="preserve">, as </w:t>
      </w:r>
      <w:hyperlink r:id="rId8" w:history="1">
        <w:r w:rsidR="00DF7861" w:rsidRPr="00DF7861">
          <w:rPr>
            <w:rStyle w:val="Hyperlink"/>
          </w:rPr>
          <w:t>one source</w:t>
        </w:r>
      </w:hyperlink>
      <w:r w:rsidR="00DF7861">
        <w:t xml:space="preserve"> puts it: “</w:t>
      </w:r>
      <w:r w:rsidR="00DF7861" w:rsidRPr="00DF7861">
        <w:t xml:space="preserve">In large and mid-size cities across America, protests were organized to say, </w:t>
      </w:r>
      <w:r w:rsidR="00DF7861">
        <w:t>‘</w:t>
      </w:r>
      <w:r w:rsidR="00DF7861" w:rsidRPr="00DF7861">
        <w:t>America is not an Empire ruled by a King.</w:t>
      </w:r>
      <w:r w:rsidR="00DF7861">
        <w:t>’</w:t>
      </w:r>
      <w:r w:rsidR="00DF7861" w:rsidRPr="00DF7861">
        <w:t>”</w:t>
      </w:r>
      <w:r w:rsidR="00DB69EB">
        <w:t xml:space="preserve"> But those protesters are worried it will </w:t>
      </w:r>
      <w:r w:rsidR="00DB69EB" w:rsidRPr="00BD694F">
        <w:rPr>
          <w:i/>
          <w:iCs/>
        </w:rPr>
        <w:t>become</w:t>
      </w:r>
      <w:r w:rsidR="00DB69EB">
        <w:t xml:space="preserve"> an empire, as </w:t>
      </w:r>
      <w:r w:rsidR="00B31192">
        <w:t>is</w:t>
      </w:r>
      <w:r w:rsidR="00DB69EB">
        <w:t xml:space="preserve"> </w:t>
      </w:r>
      <w:hyperlink r:id="rId9" w:history="1">
        <w:r w:rsidR="00DB69EB" w:rsidRPr="00DB69EB">
          <w:rPr>
            <w:rStyle w:val="Hyperlink"/>
          </w:rPr>
          <w:t>Donovan Martin Sr.</w:t>
        </w:r>
      </w:hyperlink>
      <w:r w:rsidR="00DB69EB">
        <w:t xml:space="preserve">, who declares that we are “at the Crossroads.” </w:t>
      </w:r>
      <w:r w:rsidR="00B31192">
        <w:t xml:space="preserve">Tucker Carlson, </w:t>
      </w:r>
      <w:r w:rsidR="00564D69">
        <w:t xml:space="preserve">long a critic of over-ambitious American foreign policy, has recently declared that we actually </w:t>
      </w:r>
      <w:r w:rsidR="00564D69" w:rsidRPr="000A42F7">
        <w:rPr>
          <w:i/>
          <w:iCs/>
        </w:rPr>
        <w:t>are</w:t>
      </w:r>
      <w:r w:rsidR="00564D69">
        <w:t xml:space="preserve"> an empire. </w:t>
      </w:r>
      <w:r w:rsidR="00B31192" w:rsidRPr="00B31192">
        <w:t xml:space="preserve">And Trump’s recent </w:t>
      </w:r>
      <w:r w:rsidR="00564D69" w:rsidRPr="00B31192">
        <w:t>maneuvers</w:t>
      </w:r>
      <w:r w:rsidR="00B31192" w:rsidRPr="00B31192">
        <w:t xml:space="preserve"> vis-à-vis Venezuela and Greenland have </w:t>
      </w:r>
      <w:r w:rsidR="00B31192">
        <w:t xml:space="preserve">certainly </w:t>
      </w:r>
      <w:r w:rsidR="00564D69">
        <w:t xml:space="preserve">made </w:t>
      </w:r>
      <w:r w:rsidR="00B31192">
        <w:t xml:space="preserve">this specter </w:t>
      </w:r>
      <w:r w:rsidR="00564D69">
        <w:t>appear more frightening</w:t>
      </w:r>
      <w:r w:rsidR="00B31192">
        <w:t>.</w:t>
      </w:r>
    </w:p>
    <w:p w14:paraId="43BA843A" w14:textId="3665229E" w:rsidR="00DB69EB" w:rsidRPr="00B31192" w:rsidRDefault="00564D69" w:rsidP="00DB69EB">
      <w:pPr>
        <w:pStyle w:val="BodyText"/>
      </w:pPr>
      <w:r>
        <w:t>Is America now an empire? And if so, what should we do about it?</w:t>
      </w:r>
    </w:p>
    <w:p w14:paraId="25E3DB42" w14:textId="77D50F57" w:rsidR="00DB69EB" w:rsidRPr="00DB69EB" w:rsidRDefault="00DB69EB" w:rsidP="00DB69EB">
      <w:pPr>
        <w:pStyle w:val="BodyText"/>
      </w:pPr>
      <w:r>
        <w:t>=====================</w:t>
      </w:r>
    </w:p>
    <w:p w14:paraId="55DDCC60" w14:textId="595D66BC" w:rsidR="00062722" w:rsidRDefault="006F7912">
      <w:pPr>
        <w:pStyle w:val="FirstParagraph"/>
      </w:pPr>
      <w:commentRangeStart w:id="1"/>
      <w:r>
        <w:t xml:space="preserve">When Elizabeth Willing Powel encountered Benjamin Franklin exiting the Constitutional Convention in Philadelphia, she reportedly asked him, “Well, </w:t>
      </w:r>
      <w:r w:rsidR="009B4BBC">
        <w:t>d</w:t>
      </w:r>
      <w:r>
        <w:t>octor, what have we got, a republic or a monarchy?”</w:t>
      </w:r>
    </w:p>
    <w:p w14:paraId="38F65B30" w14:textId="77777777" w:rsidR="00062722" w:rsidRDefault="006F7912">
      <w:pPr>
        <w:pStyle w:val="BodyText"/>
      </w:pPr>
      <w:r>
        <w:t>He answered her, “A republic, if you can keep it.”</w:t>
      </w:r>
      <w:commentRangeEnd w:id="1"/>
      <w:r w:rsidR="000E063B">
        <w:rPr>
          <w:rStyle w:val="CommentReference"/>
          <w:sz w:val="24"/>
          <w:szCs w:val="24"/>
        </w:rPr>
        <w:commentReference w:id="1"/>
      </w:r>
    </w:p>
    <w:p w14:paraId="5E1511E2" w14:textId="2A3549CF" w:rsidR="00062722" w:rsidRDefault="006F7912">
      <w:pPr>
        <w:pStyle w:val="BodyText"/>
      </w:pPr>
      <w:r>
        <w:t>We were not able to keep it. At some point in the nineteenth century, certainly by the time we took posse</w:t>
      </w:r>
      <w:r w:rsidR="008F6749">
        <w:t>s</w:t>
      </w:r>
      <w:r>
        <w:t>sion of Puerto Rico and the Philippines, we had become an empire. This sort of thing has happened before. History offers us no evidence that the process is reversible.</w:t>
      </w:r>
      <w:r w:rsidR="000C2BE5">
        <w:t xml:space="preserve"> </w:t>
      </w:r>
    </w:p>
    <w:p w14:paraId="75FC758D" w14:textId="1AD698FD" w:rsidR="006E344C" w:rsidRDefault="006F7912">
      <w:pPr>
        <w:pStyle w:val="BodyText"/>
        <w:rPr>
          <w:ins w:id="2" w:author="Gene Callahan" w:date="2026-01-31T00:47:00Z" w16du:dateUtc="2026-01-31T05:47:00Z"/>
        </w:rPr>
      </w:pPr>
      <w:r>
        <w:t>Hoping to get back to the republic of the 1820s (or whatever other era the defender of small-r republicanism idealizes) is like me hoping to match my swimming times from when I was 25. It’s an attractive fantasy, but it’s not going to happen.</w:t>
      </w:r>
      <w:r w:rsidR="00A02ABD">
        <w:t xml:space="preserve"> </w:t>
      </w:r>
      <w:r>
        <w:t>The fact of the matter is that America is today a global empire</w:t>
      </w:r>
      <w:commentRangeStart w:id="3"/>
      <w:r>
        <w:t xml:space="preserve">. While </w:t>
      </w:r>
      <w:r w:rsidR="000C2BE5">
        <w:t xml:space="preserve">a </w:t>
      </w:r>
      <w:r>
        <w:t xml:space="preserve">nostalgic longing for </w:t>
      </w:r>
      <w:hyperlink r:id="rId14" w:history="1">
        <w:r w:rsidR="000C2BE5" w:rsidRPr="000C2BE5">
          <w:rPr>
            <w:rStyle w:val="Hyperlink"/>
          </w:rPr>
          <w:t>the</w:t>
        </w:r>
        <w:r w:rsidRPr="000C2BE5">
          <w:rPr>
            <w:rStyle w:val="Hyperlink"/>
          </w:rPr>
          <w:t xml:space="preserve"> republican</w:t>
        </w:r>
        <w:r w:rsidR="000C2BE5" w:rsidRPr="000C2BE5">
          <w:rPr>
            <w:rStyle w:val="Hyperlink"/>
          </w:rPr>
          <w:t>ism</w:t>
        </w:r>
        <w:r w:rsidRPr="000C2BE5">
          <w:rPr>
            <w:rStyle w:val="Hyperlink"/>
          </w:rPr>
          <w:t xml:space="preserve"> of the past</w:t>
        </w:r>
      </w:hyperlink>
      <w:r>
        <w:t xml:space="preserve"> is understandable, actually pinning one’s hopes on a revivification of that corpse is not healthy.</w:t>
      </w:r>
      <w:commentRangeEnd w:id="3"/>
      <w:r w:rsidR="00CB3539">
        <w:rPr>
          <w:rStyle w:val="CommentReference"/>
          <w:sz w:val="24"/>
          <w:szCs w:val="24"/>
        </w:rPr>
        <w:commentReference w:id="3"/>
      </w:r>
      <w:ins w:id="4" w:author="Gene Callahan" w:date="2026-01-31T00:44:00Z" w16du:dateUtc="2026-01-31T05:44:00Z">
        <w:r w:rsidR="006E344C">
          <w:t xml:space="preserve"> </w:t>
        </w:r>
      </w:ins>
      <w:r w:rsidR="006E344C" w:rsidRPr="006E344C">
        <w:t>America is an empire, and admitting as much will lead to better governance than the weird rule-by-denial situation we have now.</w:t>
      </w:r>
    </w:p>
    <w:p w14:paraId="2CB62737" w14:textId="2DBD3117" w:rsidR="00062722" w:rsidRDefault="000C2BE5">
      <w:pPr>
        <w:pStyle w:val="BodyText"/>
      </w:pPr>
      <w:r>
        <w:t>What’s more,</w:t>
      </w:r>
      <w:r w:rsidR="006F7912">
        <w:t xml:space="preserve"> we have a very good cautionary tale of the risk of pretending that some past political form can be reincarnated in the changed circu</w:t>
      </w:r>
      <w:r w:rsidR="00465A60">
        <w:t>m</w:t>
      </w:r>
      <w:r w:rsidR="006F7912">
        <w:t xml:space="preserve">stances of the present. </w:t>
      </w:r>
      <w:commentRangeStart w:id="5"/>
      <w:r w:rsidR="006F7912">
        <w:t xml:space="preserve">As I argue in </w:t>
      </w:r>
      <w:r w:rsidR="006F7912">
        <w:rPr>
          <w:i/>
        </w:rPr>
        <w:t>Oakeshott on Rome and America</w:t>
      </w:r>
      <w:r w:rsidR="006F7912">
        <w:t xml:space="preserve">, the spirit that had animated the Roman Republic had been well dissipated by the time of Julius Caesar’s ascendancy. </w:t>
      </w:r>
      <w:r w:rsidR="00B31192">
        <w:t xml:space="preserve">While Rome did not yet have an emperor, it mostly certainly had an empire. </w:t>
      </w:r>
      <w:r w:rsidR="006F7912">
        <w:t>There was no realistic possibility of restoring the old republic.</w:t>
      </w:r>
    </w:p>
    <w:p w14:paraId="630B37E1" w14:textId="414939D3" w:rsidR="00062722" w:rsidRDefault="006F7912">
      <w:pPr>
        <w:pStyle w:val="BodyText"/>
      </w:pPr>
      <w:r>
        <w:t>Brutus, Cassius, and Cato are often po</w:t>
      </w:r>
      <w:r w:rsidR="000A42F7">
        <w:t>r</w:t>
      </w:r>
      <w:r>
        <w:t xml:space="preserve">trayed as civic heroes in our literature. In fact, their inability to recognize that their imagined republic could not be recreated led to years of civil war, and even made the situation worse for themselves and all their supporters. Julius Caesar, after taking power, was willing to make peace with </w:t>
      </w:r>
      <w:hyperlink r:id="rId15">
        <w:r w:rsidR="00062722">
          <w:rPr>
            <w:rStyle w:val="Hyperlink"/>
            <w:i/>
          </w:rPr>
          <w:t>Optimates</w:t>
        </w:r>
      </w:hyperlink>
      <w:r>
        <w:t>, forgiving those who had opposed him, leaving them alive and not without status and property.</w:t>
      </w:r>
    </w:p>
    <w:p w14:paraId="406B96D8" w14:textId="30CFE9A8" w:rsidR="00062722" w:rsidRDefault="006F7912">
      <w:pPr>
        <w:pStyle w:val="BodyText"/>
      </w:pPr>
      <w:r>
        <w:lastRenderedPageBreak/>
        <w:t xml:space="preserve">In gratitude, the </w:t>
      </w:r>
      <w:r>
        <w:rPr>
          <w:i/>
        </w:rPr>
        <w:t>Optimates</w:t>
      </w:r>
      <w:r>
        <w:t xml:space="preserve"> </w:t>
      </w:r>
      <w:r w:rsidR="000A42F7">
        <w:t>assassinated</w:t>
      </w:r>
      <w:r>
        <w:t xml:space="preserve"> Caesar. As a consequence they faced the second triumvirate of Octavius, Marc Antony, and Lepidus, who, having learned the lesson that their opponents could not be trusted, had them killed, drove them to suicide, or robbed them of all their </w:t>
      </w:r>
      <w:r w:rsidR="000A42F7">
        <w:t>possessions</w:t>
      </w:r>
      <w:r>
        <w:t xml:space="preserve"> and left them destitute.</w:t>
      </w:r>
    </w:p>
    <w:p w14:paraId="7A86A9B7" w14:textId="05E65FC0" w:rsidR="00062722" w:rsidRDefault="000A42F7">
      <w:pPr>
        <w:pStyle w:val="BodyText"/>
      </w:pPr>
      <w:r>
        <w:t>An</w:t>
      </w:r>
      <w:r w:rsidR="006F7912">
        <w:t xml:space="preserve"> important fact about the empire that followed the Roman civil wars is that it was not an ideological empire. As Michael Oakeshott wrote in his </w:t>
      </w:r>
      <w:r w:rsidR="006F7912">
        <w:rPr>
          <w:i/>
        </w:rPr>
        <w:t>Lectures in the History of Political Thought</w:t>
      </w:r>
      <w:r w:rsidR="006F7912">
        <w:t>, the Romans believed that they were “blessed by the gods… their destiny to rule the world and impose a civilization and an orderliness upon its barbarisms.” The pragmatic folks that they were, their mission was imposing order. As a result, they did not require every culture they brought into their empire to adopt some Roman “ideology.” They only required that they acknowledged the empire’s sovereignty.</w:t>
      </w:r>
      <w:commentRangeEnd w:id="5"/>
      <w:r w:rsidR="00F261DA">
        <w:rPr>
          <w:rStyle w:val="CommentReference"/>
          <w:sz w:val="24"/>
          <w:szCs w:val="24"/>
        </w:rPr>
        <w:commentReference w:id="5"/>
      </w:r>
    </w:p>
    <w:p w14:paraId="2FED866C" w14:textId="3012F2CD" w:rsidR="00062722" w:rsidRDefault="006F7912">
      <w:pPr>
        <w:pStyle w:val="BodyText"/>
      </w:pPr>
      <w:r>
        <w:t>The main group falling outside the scope of this Roman tolerance was the Christians. Christianity, due to its strict monotheism, did not permit its adherents to pay tribute to the ancient gods of the Roman polity. The many polytheistic societies Rome had conquered were allowed to keep all of their local gods and traditional rites, so long as they added into those the appropriate civil performance of homage to the Roman gods. The Romans would have similarly allowed Christians their own practices, except for their steadfast (and</w:t>
      </w:r>
      <w:r w:rsidR="000A42F7">
        <w:t>,</w:t>
      </w:r>
      <w:r>
        <w:t xml:space="preserve"> to the Romans</w:t>
      </w:r>
      <w:r w:rsidR="000A42F7">
        <w:t>,</w:t>
      </w:r>
      <w:r>
        <w:t xml:space="preserve"> inexplicable) refusal to perform the required civic rituals.</w:t>
      </w:r>
      <w:r w:rsidR="000A42F7">
        <w:t xml:space="preserve"> (</w:t>
      </w:r>
      <w:r>
        <w:t xml:space="preserve">Jewish monotheism escaped the fate of Christianity because it was old, clearly older than Rome, and the Romans respected things that had endured. They had an early understanding of the </w:t>
      </w:r>
      <w:hyperlink r:id="rId16">
        <w:r w:rsidR="00062722">
          <w:rPr>
            <w:rStyle w:val="Hyperlink"/>
          </w:rPr>
          <w:t>Lindy effect</w:t>
        </w:r>
      </w:hyperlink>
      <w:r>
        <w:t>.)</w:t>
      </w:r>
    </w:p>
    <w:p w14:paraId="464AA0D2" w14:textId="77777777" w:rsidR="00062722" w:rsidRDefault="006F7912">
      <w:pPr>
        <w:pStyle w:val="BodyText"/>
      </w:pPr>
      <w:r>
        <w:t xml:space="preserve">In his piece </w:t>
      </w:r>
      <w:r>
        <w:rPr>
          <w:i/>
        </w:rPr>
        <w:t xml:space="preserve">The </w:t>
      </w:r>
      <w:proofErr w:type="spellStart"/>
      <w:r>
        <w:rPr>
          <w:i/>
        </w:rPr>
        <w:t>Donroe</w:t>
      </w:r>
      <w:proofErr w:type="spellEnd"/>
      <w:r>
        <w:rPr>
          <w:i/>
        </w:rPr>
        <w:t xml:space="preserve"> Doctrine</w:t>
      </w:r>
      <w:r>
        <w:t>, Daniel McCarthy points out that the Monroe Doctrine was similarly non-ideological:</w:t>
      </w:r>
    </w:p>
    <w:p w14:paraId="38086BFC" w14:textId="77777777" w:rsidR="00062722" w:rsidRDefault="006F7912">
      <w:pPr>
        <w:pStyle w:val="BodyText"/>
      </w:pPr>
      <w:r>
        <w:t>“The Monroe Doctrine was not primarily ideological. It did not specify that the United States expected to see certain kinds of governments in Latin America or elsewhere in the Americas.”</w:t>
      </w:r>
    </w:p>
    <w:p w14:paraId="36237844" w14:textId="77777777" w:rsidR="00062722" w:rsidRDefault="006F7912">
      <w:pPr>
        <w:pStyle w:val="BodyText"/>
      </w:pPr>
      <w:r>
        <w:t>https://modernagejournal.com/venezuela-and-the-donroe-doctrine/254262/</w:t>
      </w:r>
    </w:p>
    <w:p w14:paraId="09C99AC1" w14:textId="77777777" w:rsidR="00062722" w:rsidRDefault="006F7912">
      <w:pPr>
        <w:pStyle w:val="BodyText"/>
      </w:pPr>
      <w:r>
        <w:t xml:space="preserve">In stark </w:t>
      </w:r>
      <w:proofErr w:type="spellStart"/>
      <w:r>
        <w:t>contract</w:t>
      </w:r>
      <w:proofErr w:type="spellEnd"/>
      <w:r>
        <w:t xml:space="preserve"> to the Roman Empire, the American Empire has commonly justified its foreign adventures on ideological grounds. For example, President McKinley argued for the U.S. taking possession of the Philippines based up the civilizing effect of being conquered by Anglo-Saxon people, rather than Spaniards:</w:t>
      </w:r>
    </w:p>
    <w:p w14:paraId="16428D9F" w14:textId="77777777" w:rsidR="00062722" w:rsidRDefault="006F7912">
      <w:pPr>
        <w:pStyle w:val="BodyText"/>
      </w:pPr>
      <w:r>
        <w:t>“It is our proud title to belong to the Anglo-Saxon race, the leaders in the march of civilization, in every age and in every quarter of the globe where that race enters it always remains, bringing with it the blessings of greater health and happiness, of a larger and more perfect fertility and of freer interchange with the commerce and arts of the world. It proclaims liberty; it establishes law; it enshrines religion and hastens progress; it makes the world the better for its being.”</w:t>
      </w:r>
    </w:p>
    <w:p w14:paraId="123FC662" w14:textId="77777777" w:rsidR="00062722" w:rsidRDefault="006F7912">
      <w:pPr>
        <w:pStyle w:val="BodyText"/>
      </w:pPr>
      <w:r>
        <w:t xml:space="preserve">– McKinley, </w:t>
      </w:r>
      <w:hyperlink r:id="rId17">
        <w:r w:rsidR="00062722">
          <w:rPr>
            <w:rStyle w:val="Hyperlink"/>
          </w:rPr>
          <w:t>draft of undelivered speech</w:t>
        </w:r>
      </w:hyperlink>
    </w:p>
    <w:p w14:paraId="33AA6B3A" w14:textId="77777777" w:rsidR="00062722" w:rsidRDefault="006F7912">
      <w:pPr>
        <w:pStyle w:val="BodyText"/>
      </w:pPr>
      <w:r>
        <w:lastRenderedPageBreak/>
        <w:t>But the outcome of our rule there was the Marcos kleptocracy and some of the lowest living standards in East Asia. Despite years of communist rule in China and Vietnam, both countries still have significantly higher GDP per capita than does the Philippines.</w:t>
      </w:r>
    </w:p>
    <w:p w14:paraId="2BE070CE" w14:textId="77777777" w:rsidR="00062722" w:rsidRDefault="006F7912">
      <w:pPr>
        <w:pStyle w:val="BodyText"/>
      </w:pPr>
      <w:r>
        <w:t>A couple of decades later Woodrow Wilson famously defended our entry into World War I by claiming that “The world must be made safe for democracy.” https://historymatters.gmu.edu/d/4943/</w:t>
      </w:r>
    </w:p>
    <w:p w14:paraId="5C54556B" w14:textId="77777777" w:rsidR="00062722" w:rsidRDefault="006F7912">
      <w:pPr>
        <w:pStyle w:val="BodyText"/>
      </w:pPr>
      <w:r>
        <w:t>Instead, that war made the world safe for some of the worst, most despotic regimes ever to occupy the Earth, and created decades of chaos in places like the Balkans.</w:t>
      </w:r>
    </w:p>
    <w:p w14:paraId="2A5DC7C2" w14:textId="77777777" w:rsidR="00062722" w:rsidRDefault="006F7912">
      <w:pPr>
        <w:pStyle w:val="BodyText"/>
      </w:pPr>
      <w:r>
        <w:t>George W. Bush used similar rhetoric to justify the wars the US was waging in Afghanistan and Iraq, for example, boasting of how “With the steady leadership of President Karzai, the people of Afghanistan are building a modern and peaceful government.”</w:t>
      </w:r>
    </w:p>
    <w:p w14:paraId="6AC527CE" w14:textId="77777777" w:rsidR="00062722" w:rsidRDefault="006F7912">
      <w:pPr>
        <w:pStyle w:val="BodyText"/>
      </w:pPr>
      <w:r>
        <w:t>https://georgewbush-whitehouse.archives.gov/news/releases/2003/11/20031106-2.html</w:t>
      </w:r>
    </w:p>
    <w:p w14:paraId="2894EADF" w14:textId="77777777" w:rsidR="00062722" w:rsidRDefault="006F7912">
      <w:pPr>
        <w:pStyle w:val="BodyText"/>
      </w:pPr>
      <w:r>
        <w:t>Of course, the war there would continue for almost two decades more and the end result was the reestablishment of Taliban control: it was a reckless expenditure of lives and resources in pursuit of an ideological fantasy.</w:t>
      </w:r>
    </w:p>
    <w:p w14:paraId="7403292D" w14:textId="77777777" w:rsidR="00062722" w:rsidRDefault="006F7912">
      <w:pPr>
        <w:pStyle w:val="BodyText"/>
      </w:pPr>
      <w:r>
        <w:t>Could these ideologically driven blunders be avoided by admitting that we have an empire? One benefit of doing so would be a clarification of the status of various portions of the empire. The Romans, for instance, had a spectrum of relationships with various parts of their empire: a territory could be classified as</w:t>
      </w:r>
    </w:p>
    <w:p w14:paraId="384F9E15" w14:textId="77777777" w:rsidR="00062722" w:rsidRDefault="006F7912">
      <w:pPr>
        <w:pStyle w:val="Compact"/>
        <w:numPr>
          <w:ilvl w:val="0"/>
          <w:numId w:val="2"/>
        </w:numPr>
      </w:pPr>
      <w:r>
        <w:t>Independent allies, such as Numidia</w:t>
      </w:r>
    </w:p>
    <w:p w14:paraId="6170537C" w14:textId="77777777" w:rsidR="00062722" w:rsidRDefault="006F7912">
      <w:pPr>
        <w:pStyle w:val="Compact"/>
        <w:numPr>
          <w:ilvl w:val="0"/>
          <w:numId w:val="2"/>
        </w:numPr>
      </w:pPr>
      <w:r>
        <w:t>Client kingdoms, e.g., Judea</w:t>
      </w:r>
    </w:p>
    <w:p w14:paraId="2D3F9D4E" w14:textId="77777777" w:rsidR="00062722" w:rsidRDefault="006F7912">
      <w:pPr>
        <w:pStyle w:val="Compact"/>
        <w:numPr>
          <w:ilvl w:val="0"/>
          <w:numId w:val="2"/>
        </w:numPr>
      </w:pPr>
      <w:r>
        <w:t>Free cities, like Athens</w:t>
      </w:r>
    </w:p>
    <w:p w14:paraId="7C828A54" w14:textId="77777777" w:rsidR="00062722" w:rsidRDefault="006F7912">
      <w:pPr>
        <w:pStyle w:val="Compact"/>
        <w:numPr>
          <w:ilvl w:val="0"/>
          <w:numId w:val="2"/>
        </w:numPr>
      </w:pPr>
      <w:r>
        <w:t>Tributary communities</w:t>
      </w:r>
    </w:p>
    <w:p w14:paraId="3701C648" w14:textId="77777777" w:rsidR="00062722" w:rsidRDefault="006F7912">
      <w:pPr>
        <w:pStyle w:val="Compact"/>
        <w:numPr>
          <w:ilvl w:val="0"/>
          <w:numId w:val="2"/>
        </w:numPr>
      </w:pPr>
      <w:r>
        <w:t>Latin rights territories (intermediate between ally and full citizen)</w:t>
      </w:r>
    </w:p>
    <w:p w14:paraId="5A20851B" w14:textId="77777777" w:rsidR="00062722" w:rsidRDefault="006F7912">
      <w:pPr>
        <w:pStyle w:val="Compact"/>
        <w:numPr>
          <w:ilvl w:val="0"/>
          <w:numId w:val="2"/>
        </w:numPr>
      </w:pPr>
      <w:r>
        <w:t>Municipia</w:t>
      </w:r>
    </w:p>
    <w:p w14:paraId="2C9F4B8E" w14:textId="77777777" w:rsidR="00062722" w:rsidRDefault="006F7912">
      <w:pPr>
        <w:pStyle w:val="Compact"/>
        <w:numPr>
          <w:ilvl w:val="0"/>
          <w:numId w:val="2"/>
        </w:numPr>
      </w:pPr>
      <w:r>
        <w:t>Colonies</w:t>
      </w:r>
    </w:p>
    <w:p w14:paraId="76224BE4" w14:textId="77777777" w:rsidR="00062722" w:rsidRDefault="006F7912">
      <w:pPr>
        <w:pStyle w:val="Compact"/>
        <w:numPr>
          <w:ilvl w:val="0"/>
          <w:numId w:val="2"/>
        </w:numPr>
      </w:pPr>
      <w:r>
        <w:t>Provinces</w:t>
      </w:r>
    </w:p>
    <w:p w14:paraId="1CC66AB5" w14:textId="77777777" w:rsidR="00062722" w:rsidRDefault="006F7912">
      <w:pPr>
        <w:pStyle w:val="FirstParagraph"/>
      </w:pPr>
      <w:r>
        <w:t xml:space="preserve">It is notable that most of these statuses allowed a large degree of </w:t>
      </w:r>
      <w:proofErr w:type="spellStart"/>
      <w:r>
        <w:t>self governance</w:t>
      </w:r>
      <w:proofErr w:type="spellEnd"/>
      <w:r>
        <w:t xml:space="preserve">. What was not tolerated was directly acting against the interests of the empire as a whole. For instance, after a Numidian King went to war with Rome, Numidia lost its status as an independent ally. Naturally, a people could no longer be an independent </w:t>
      </w:r>
      <w:r>
        <w:rPr>
          <w:i/>
        </w:rPr>
        <w:t>ally</w:t>
      </w:r>
      <w:r>
        <w:t xml:space="preserve"> if they were no longer an ally at all.</w:t>
      </w:r>
    </w:p>
    <w:p w14:paraId="02F8656B" w14:textId="77777777" w:rsidR="00062722" w:rsidRDefault="006F7912">
      <w:pPr>
        <w:pStyle w:val="BodyText"/>
      </w:pPr>
      <w:r>
        <w:t xml:space="preserve">An American empire which saw its job primarily as keeping order within its borders would, in fact, be much more open to true localism than is our current regime. With our government vacillating between trying to promote some left-wing ideology and trying to promote some right-wing ideology, it repeatedly interferes with local governance to promote that ideology </w:t>
      </w:r>
      <w:r>
        <w:rPr>
          <w:i/>
        </w:rPr>
        <w:t>de jour</w:t>
      </w:r>
      <w:r>
        <w:t xml:space="preserve">. A pragmatic empire would recognize that many of the issues the American Empire becomes involved with are irrelevant to its proper end of maintaining </w:t>
      </w:r>
      <w:r>
        <w:lastRenderedPageBreak/>
        <w:t>order. The Romans would not, for instance, have cared if Lusitania permitted gay marriage while Armenia did not, if Arabia used racial preferences in hiring while Britannia did not, or if Dacia adopted a socialist economic system while Mauretania enthusiastically embraced free markets.</w:t>
      </w:r>
    </w:p>
    <w:p w14:paraId="2AE285B4" w14:textId="3BE4FC00" w:rsidR="0005443B" w:rsidRDefault="006F7912">
      <w:pPr>
        <w:pStyle w:val="BodyText"/>
      </w:pPr>
      <w:r>
        <w:t xml:space="preserve">Another important benefit of recognizing our real situation would be that the American government could recognize that some territories that have been </w:t>
      </w:r>
      <w:r>
        <w:rPr>
          <w:i/>
        </w:rPr>
        <w:t>de facto</w:t>
      </w:r>
      <w:r>
        <w:t xml:space="preserve"> within the empire really should be regarded as outside it. The main consequence of such a recognition would be that the US military would cease being the primary defender of those territories.</w:t>
      </w:r>
      <w:r w:rsidR="000A42F7">
        <w:t xml:space="preserve"> Some </w:t>
      </w:r>
      <w:r w:rsidR="000A42F7">
        <w:t xml:space="preserve">people in the </w:t>
      </w:r>
      <w:r w:rsidR="000A42F7">
        <w:t xml:space="preserve">Trump </w:t>
      </w:r>
      <w:r w:rsidR="000A42F7">
        <w:t>administration, such as Elbridge Colby, believe that the American Empire is over-extended: we now live in a multi-polar world and can no longer afford the fantasy that our empire will span the ecumene. For instance, the nations of Europe are not particularly happy with American hegemony, and the United States is expending a good amount of resources defending these unhappy protectorates. Yet Europe has plenty of wealth and manpower to defend its own independence from, say, Russia, or China. So a realist audit of the current boundaries of the empire could well recommend pulling back from Europe.</w:t>
      </w:r>
      <w:r w:rsidR="000A42F7">
        <w:t xml:space="preserve"> And this may explain</w:t>
      </w:r>
      <w:r w:rsidR="000A42F7">
        <w:t>, for instance, Trump’s bellicosity on the subject of Greenland</w:t>
      </w:r>
      <w:r w:rsidR="000A42F7">
        <w:t>:</w:t>
      </w:r>
      <w:r w:rsidR="000A42F7">
        <w:t xml:space="preserve"> </w:t>
      </w:r>
      <w:r w:rsidR="000A42F7">
        <w:t>it i</w:t>
      </w:r>
      <w:r w:rsidR="000A42F7">
        <w:t>s a way (</w:t>
      </w:r>
      <w:r w:rsidR="000A42F7">
        <w:t xml:space="preserve">but </w:t>
      </w:r>
      <w:r w:rsidR="000A42F7">
        <w:t xml:space="preserve">perhaps not the most ethical way) of prompting Europe to </w:t>
      </w:r>
      <w:r w:rsidR="000A42F7" w:rsidRPr="00F824D1">
        <w:rPr>
          <w:i/>
          <w:iCs/>
        </w:rPr>
        <w:t>want</w:t>
      </w:r>
      <w:r w:rsidR="000A42F7">
        <w:t xml:space="preserve"> to break up with the U.S.</w:t>
      </w:r>
    </w:p>
    <w:p w14:paraId="4B2A5F95" w14:textId="77777777" w:rsidR="00062722" w:rsidRDefault="006F7912">
      <w:pPr>
        <w:pStyle w:val="BodyText"/>
      </w:pPr>
      <w:r>
        <w:t>My recommendation here will disconcert many people. Some might argue that it is amoral or even immoral, because it:</w:t>
      </w:r>
    </w:p>
    <w:p w14:paraId="33A1C08E" w14:textId="77777777" w:rsidR="00062722" w:rsidRDefault="006F7912">
      <w:pPr>
        <w:pStyle w:val="Compact"/>
        <w:numPr>
          <w:ilvl w:val="0"/>
          <w:numId w:val="3"/>
        </w:numPr>
      </w:pPr>
      <w:r>
        <w:t>Leaves America with no inspiring purpose that might unite its people; and/or:</w:t>
      </w:r>
    </w:p>
    <w:p w14:paraId="5F64D0DD" w14:textId="77777777" w:rsidR="00062722" w:rsidRDefault="006F7912">
      <w:pPr>
        <w:pStyle w:val="Compact"/>
        <w:numPr>
          <w:ilvl w:val="0"/>
          <w:numId w:val="3"/>
        </w:numPr>
      </w:pPr>
      <w:r>
        <w:t>Ignores morality and adopts a Machiavellian view of government as merely a matter of capturing and keeping power.</w:t>
      </w:r>
    </w:p>
    <w:p w14:paraId="39ADA0DA" w14:textId="77777777" w:rsidR="00062722" w:rsidRDefault="006F7912">
      <w:pPr>
        <w:pStyle w:val="FirstParagraph"/>
      </w:pPr>
      <w:r>
        <w:t xml:space="preserve">In regards to the first complaint, why isn’t being the power that brings relative order to what would otherwise be a fractious anarchy an inspiring purpose? In a cosmos tending towards disorder, creating order is a genuine accomplishment. Our current elite defend their status partially by </w:t>
      </w:r>
      <w:proofErr w:type="spellStart"/>
      <w:r>
        <w:t>portaying</w:t>
      </w:r>
      <w:proofErr w:type="spellEnd"/>
      <w:r>
        <w:t xml:space="preserve"> themselves as defenders of liberal ideological aims, but they might be re-oriented to see themselves as defenders of order. Furthermore, as </w:t>
      </w:r>
      <w:hyperlink r:id="rId18">
        <w:r w:rsidR="00062722">
          <w:rPr>
            <w:rStyle w:val="Hyperlink"/>
          </w:rPr>
          <w:t>John Gray argues</w:t>
        </w:r>
      </w:hyperlink>
      <w:r>
        <w:t>, this sort of “Hobbesian liberalism” is, in fact, the most plausible and as well as the most genuinely libertarian version of liberalism available to us.</w:t>
      </w:r>
    </w:p>
    <w:p w14:paraId="55009A9E" w14:textId="77777777" w:rsidR="00062722" w:rsidRDefault="006F7912">
      <w:pPr>
        <w:pStyle w:val="BodyText"/>
      </w:pPr>
      <w:r>
        <w:t xml:space="preserve">And contra the charge of amorality, the realist view of the current American situation takes morality much </w:t>
      </w:r>
      <w:r>
        <w:rPr>
          <w:i/>
        </w:rPr>
        <w:t>more</w:t>
      </w:r>
      <w:r>
        <w:t xml:space="preserve"> seriously than does the morally kitsch notion that we are really, in our hearts, just James Stewart trying to make his hometown better, but Jimmy accidentally found himself establishing military bases in 80 or 90 countries. The realist view </w:t>
      </w:r>
      <w:r>
        <w:rPr>
          <w:i/>
        </w:rPr>
        <w:t>is</w:t>
      </w:r>
      <w:r>
        <w:t xml:space="preserve"> moral, in that it prudentially acknowledges that the American empire can plausibly achieve one large moral purpose: to bring a halt to the “war of all against all” within its borders. However, should it instead (as it often does at present) strive to spread some </w:t>
      </w:r>
      <w:hyperlink r:id="rId19" w:anchor="ReaCit">
        <w:r w:rsidR="00062722">
          <w:rPr>
            <w:rStyle w:val="Hyperlink"/>
          </w:rPr>
          <w:t>“comprehensive doctrine”</w:t>
        </w:r>
      </w:hyperlink>
      <w:r>
        <w:t xml:space="preserve"> across its empire, it will:</w:t>
      </w:r>
    </w:p>
    <w:p w14:paraId="13388DEC" w14:textId="77777777" w:rsidR="00062722" w:rsidRDefault="006F7912">
      <w:pPr>
        <w:pStyle w:val="Compact"/>
        <w:numPr>
          <w:ilvl w:val="0"/>
          <w:numId w:val="4"/>
        </w:numPr>
      </w:pPr>
      <w:r>
        <w:t>Fail in that attempt (due to the tremendous diversity of peoples within the empire) and even worse,</w:t>
      </w:r>
    </w:p>
    <w:p w14:paraId="7BA94722" w14:textId="77777777" w:rsidR="00062722" w:rsidRDefault="006F7912">
      <w:pPr>
        <w:pStyle w:val="Compact"/>
        <w:numPr>
          <w:ilvl w:val="0"/>
          <w:numId w:val="4"/>
        </w:numPr>
      </w:pPr>
      <w:r>
        <w:lastRenderedPageBreak/>
        <w:t>Cripple its ability to perform the moral task it really can perform, since the attempt will foster resentment among peoples not inclined to go along with the latest crusade launched from Washington.</w:t>
      </w:r>
    </w:p>
    <w:p w14:paraId="281AF098" w14:textId="57CE1008" w:rsidR="00062722" w:rsidRDefault="006F7912">
      <w:pPr>
        <w:pStyle w:val="FirstParagraph"/>
      </w:pPr>
      <w:r>
        <w:t>McCarthy (in the same podcast linked to above) notes that the Trump administrations recent intervention in Venezuela, in fact, is grounded in this realist approach:</w:t>
      </w:r>
    </w:p>
    <w:p w14:paraId="2C8CB9D5" w14:textId="77777777" w:rsidR="00062722" w:rsidRDefault="006F7912">
      <w:pPr>
        <w:pStyle w:val="BodyText"/>
      </w:pPr>
      <w:r>
        <w:t>“The primary US interest is not in the kind of regime that may exist in a place like Venezuela… [our limited aim is] we’re going to take out someone like Maduro who is causing problems for us.”</w:t>
      </w:r>
    </w:p>
    <w:p w14:paraId="713114EF" w14:textId="1C1D7A8B" w:rsidR="00F824D1" w:rsidRDefault="006F7912">
      <w:pPr>
        <w:pStyle w:val="BodyText"/>
      </w:pPr>
      <w:r>
        <w:t>In other words, Venezuela’s status as an independent ally was put at risk when Maduro repeatedly acted to subvert the order prevailing in the western hemisphere, by sponsoring revolutionary activities in other states and allying itself with extra-hemispheric powers such as Iran, Russia, and China. And that is sufficient reason for a police operation against Maduro, within the American Empire.</w:t>
      </w:r>
    </w:p>
    <w:p w14:paraId="02A98A8D" w14:textId="77777777" w:rsidR="00062722" w:rsidRDefault="006F7912">
      <w:pPr>
        <w:pStyle w:val="BodyText"/>
      </w:pPr>
      <w:r>
        <w:t xml:space="preserve">One friend to whom I showed an early sketch of this essay didn’t approve because he “objected to empire building.” But this is like objecting to the deforestation of the island of Manhattan: it’s too late to object: it has already happened. Objecting to American empire building might have made good sense in 1848 or 1898, but today, the empire is already built. </w:t>
      </w:r>
      <w:commentRangeStart w:id="6"/>
      <w:r>
        <w:t>The question is what do we do with it?</w:t>
      </w:r>
    </w:p>
    <w:p w14:paraId="3D34EA09" w14:textId="77777777" w:rsidR="00062722" w:rsidRDefault="006F7912">
      <w:pPr>
        <w:pStyle w:val="BodyText"/>
      </w:pPr>
      <w:r>
        <w:t>For those who wish America were still a small-r republic, a possible answer to that question is, “surrender our empire, and pull our military back within the borders of the US.”</w:t>
      </w:r>
    </w:p>
    <w:p w14:paraId="3203388F" w14:textId="77777777" w:rsidR="00062722" w:rsidRDefault="006F7912">
      <w:pPr>
        <w:pStyle w:val="BodyText"/>
      </w:pPr>
      <w:r>
        <w:t>But that answer lacks prudence: following its advice would create a power vacuum, and power vacuums get filled. The most likely results would be China stepping in to fill it, or chaotic struggle as other powers tried to become the hegemon.</w:t>
      </w:r>
      <w:commentRangeEnd w:id="6"/>
      <w:r w:rsidR="00FE2280">
        <w:rPr>
          <w:rStyle w:val="CommentReference"/>
          <w:sz w:val="24"/>
          <w:szCs w:val="24"/>
        </w:rPr>
        <w:commentReference w:id="6"/>
      </w:r>
    </w:p>
    <w:p w14:paraId="409D95E6" w14:textId="77777777" w:rsidR="00062722" w:rsidRDefault="006F7912">
      <w:pPr>
        <w:pStyle w:val="BodyText"/>
      </w:pPr>
      <w:r>
        <w:t>When the Western Roman empire finally fell apart, the result was not liberation, but the dark ages. Townspeople inside the empire had lived down in the fertile river valleys: when the empire was gone, they moved up into fortified hill towns. And, ironically, many of the German tribes whose incursions into the Western Empire resulted in its dissolution actually had the aim of living inside the empire, since that was a more desirable place to live than in the wild lands beyond its borders.</w:t>
      </w:r>
    </w:p>
    <w:p w14:paraId="1D6E63AD" w14:textId="31FD9B11" w:rsidR="001F42E9" w:rsidRDefault="00C6074D">
      <w:pPr>
        <w:pStyle w:val="BodyText"/>
      </w:pPr>
      <w:r w:rsidRPr="00C6074D">
        <w:t>Donovan Martin</w:t>
      </w:r>
      <w:r w:rsidR="00F32442">
        <w:t xml:space="preserve">, in </w:t>
      </w:r>
      <w:r>
        <w:t>his</w:t>
      </w:r>
      <w:r w:rsidR="00F32442">
        <w:t xml:space="preserve"> essay cited in our first paragraph, warns </w:t>
      </w:r>
      <w:r w:rsidR="00E436D4">
        <w:t xml:space="preserve">us </w:t>
      </w:r>
      <w:r w:rsidR="00F32442">
        <w:t>that empires are not durable: “</w:t>
      </w:r>
      <w:r w:rsidR="00F32442" w:rsidRPr="00F32442">
        <w:t xml:space="preserve">The question is whether </w:t>
      </w:r>
      <w:r w:rsidR="00F32442">
        <w:t>[America]</w:t>
      </w:r>
      <w:r w:rsidR="00F32442" w:rsidRPr="00F32442">
        <w:t xml:space="preserve"> can remember why </w:t>
      </w:r>
      <w:r w:rsidR="00F32442">
        <w:t>it</w:t>
      </w:r>
      <w:r w:rsidR="00F32442" w:rsidRPr="00F32442">
        <w:t xml:space="preserve"> chose not to</w:t>
      </w:r>
      <w:r w:rsidR="00F32442">
        <w:t xml:space="preserve"> [become an empire]</w:t>
      </w:r>
      <w:r w:rsidR="00F32442" w:rsidRPr="00F32442">
        <w:t>, and whether it understands that history is unforgiving to those who confuse dominance with durability.</w:t>
      </w:r>
      <w:r w:rsidR="00F32442">
        <w:t xml:space="preserve">” This is an odd objection, given that the Roman Empire lasted 1400 years (until the fall of Constantinople), the Egyptian Empire lasted five centuries, the Chinese Empire 2100 years, </w:t>
      </w:r>
      <w:r w:rsidR="00D445F6">
        <w:t>the Ottoman Empire six centuries, and the Persian empire several centuries. (Of course, every figure above could be disputed as to exactly when an empire can be said to have begun and when</w:t>
      </w:r>
      <w:r>
        <w:t xml:space="preserve"> exactly</w:t>
      </w:r>
      <w:r w:rsidR="00D445F6">
        <w:t xml:space="preserve"> it ended. But the various alternative numbers some other criterion might give us would still demonstrate </w:t>
      </w:r>
      <w:r>
        <w:t xml:space="preserve">that </w:t>
      </w:r>
      <w:r w:rsidR="00D445F6">
        <w:t>these empires lasted quite a while.</w:t>
      </w:r>
      <w:r w:rsidR="001F42E9">
        <w:t xml:space="preserve"> And, of course, there have been many short-lived empires.</w:t>
      </w:r>
      <w:r w:rsidR="00D445F6">
        <w:t>)</w:t>
      </w:r>
    </w:p>
    <w:p w14:paraId="6BB0F7DA" w14:textId="102FB39D" w:rsidR="00D445F6" w:rsidRDefault="001F42E9">
      <w:pPr>
        <w:pStyle w:val="BodyText"/>
      </w:pPr>
      <w:r>
        <w:lastRenderedPageBreak/>
        <w:t>On the other hand,</w:t>
      </w:r>
      <w:r w:rsidR="00D445F6">
        <w:t xml:space="preserve"> </w:t>
      </w:r>
      <w:r>
        <w:t xml:space="preserve">while </w:t>
      </w:r>
      <w:r w:rsidR="00D445F6">
        <w:t>there have been a few republics</w:t>
      </w:r>
      <w:r w:rsidR="000A42F7">
        <w:t>,</w:t>
      </w:r>
      <w:r w:rsidR="000A42F7" w:rsidRPr="000A42F7">
        <w:t xml:space="preserve"> </w:t>
      </w:r>
      <w:r w:rsidR="000A42F7">
        <w:t>such as the Republic of Venice, the Republic of San Marino, and the Republic of Genoa</w:t>
      </w:r>
      <w:r w:rsidR="000A42F7">
        <w:t>,</w:t>
      </w:r>
      <w:r w:rsidR="00D445F6">
        <w:t xml:space="preserve"> that have demonstrated longevity in the same league as the above empires, they have been like tiny islands of republicanism in a</w:t>
      </w:r>
      <w:r w:rsidR="000A42F7">
        <w:t>n imperial</w:t>
      </w:r>
      <w:r w:rsidR="00D445F6">
        <w:t xml:space="preserve"> sea,</w:t>
      </w:r>
      <w:r w:rsidR="00C6074D">
        <w:t xml:space="preserve">. So that while a </w:t>
      </w:r>
      <w:r>
        <w:t>notable</w:t>
      </w:r>
      <w:r w:rsidR="00C6074D">
        <w:t xml:space="preserve"> pie-chart slice of the earth’s population ha</w:t>
      </w:r>
      <w:r w:rsidR="00E436D4">
        <w:t>s</w:t>
      </w:r>
      <w:r w:rsidR="00C6074D">
        <w:t xml:space="preserve"> lived under (relatively) stable empires, only a slice</w:t>
      </w:r>
      <w:r>
        <w:t>-</w:t>
      </w:r>
      <w:r w:rsidR="00C6074D">
        <w:t>you</w:t>
      </w:r>
      <w:r>
        <w:t>-</w:t>
      </w:r>
      <w:r w:rsidR="00C6074D">
        <w:t>couldn’t</w:t>
      </w:r>
      <w:r>
        <w:t>-</w:t>
      </w:r>
      <w:r w:rsidR="00C6074D">
        <w:t>even</w:t>
      </w:r>
      <w:r>
        <w:t>-</w:t>
      </w:r>
      <w:r w:rsidR="00C6074D">
        <w:t>see</w:t>
      </w:r>
      <w:r>
        <w:t>-in-the-slide-show</w:t>
      </w:r>
      <w:r w:rsidR="00C6074D">
        <w:t xml:space="preserve"> of all humans ha</w:t>
      </w:r>
      <w:r w:rsidR="00E436D4">
        <w:t>s</w:t>
      </w:r>
      <w:r w:rsidR="00C6074D">
        <w:t xml:space="preserve"> lived in similarly stable republics.</w:t>
      </w:r>
    </w:p>
    <w:p w14:paraId="788C6B1F" w14:textId="3B021BF6" w:rsidR="00062722" w:rsidRDefault="006F7912">
      <w:pPr>
        <w:pStyle w:val="BodyText"/>
      </w:pPr>
      <w:r>
        <w:t xml:space="preserve">Another objection is represented by an essay entitled </w:t>
      </w:r>
      <w:hyperlink r:id="rId20">
        <w:r w:rsidR="00062722">
          <w:rPr>
            <w:rStyle w:val="Hyperlink"/>
          </w:rPr>
          <w:t>“Venezuela killed the U.S.”</w:t>
        </w:r>
      </w:hyperlink>
      <w:r>
        <w:t>, where Arnaud Bertrand contends that although the U.S. intervened in Latin America to create regime change “at least 41 times,” thankfully, in the previous instances, the U.S. was hypocritical about its motives: “The story a nation tells itself is not trivial - it is everything.”</w:t>
      </w:r>
    </w:p>
    <w:p w14:paraId="3DF68AE9" w14:textId="77777777" w:rsidR="00062722" w:rsidRDefault="006F7912">
      <w:pPr>
        <w:pStyle w:val="BodyText"/>
      </w:pPr>
      <w:r>
        <w:t xml:space="preserve">That is a weird contention on its face: surely that story is not “everything”: What the nation actually </w:t>
      </w:r>
      <w:r>
        <w:rPr>
          <w:i/>
        </w:rPr>
        <w:t>does</w:t>
      </w:r>
      <w:r>
        <w:t xml:space="preserve"> is of at least some importance, right? Many of the Nazis were probably telling themselves that their work in the concentration camps was for the greater good: is that really more important, let alone “everything,” compared to the fact that they were committing genocide?</w:t>
      </w:r>
    </w:p>
    <w:p w14:paraId="363BCFDB" w14:textId="7FAD4401" w:rsidR="00062722" w:rsidRDefault="006F7912">
      <w:pPr>
        <w:pStyle w:val="BodyText"/>
      </w:pPr>
      <w:r>
        <w:t>Bertrand goes on to argue that the virtuous story we told ourselves about those earlier interventions was</w:t>
      </w:r>
      <w:r w:rsidR="000A42F7">
        <w:t xml:space="preserve"> (</w:t>
      </w:r>
      <w:r>
        <w:t>as is most hypocrisy</w:t>
      </w:r>
      <w:r w:rsidR="000A42F7">
        <w:t>)</w:t>
      </w:r>
      <w:r>
        <w:t xml:space="preserve"> “vice paying tribute to virtue,” which is surely better than unapologetic vice. However, we are not in the situation in which it is ambiguous as to whether America has an empire, one where the forces for and against an imperial America are in flux, and paying lip service to Wilsonian ideals while acquiring an empire might tilt the balance in favor of “no empire.”</w:t>
      </w:r>
    </w:p>
    <w:p w14:paraId="2FA1DBC7" w14:textId="77777777" w:rsidR="00062722" w:rsidRDefault="006F7912">
      <w:pPr>
        <w:pStyle w:val="BodyText"/>
      </w:pPr>
      <w:r>
        <w:t xml:space="preserve">The situation is actually more like one in which someone has sired a large number of illegitimate children. Probably it was best if he hadn’t done so. But he </w:t>
      </w:r>
      <w:r>
        <w:rPr>
          <w:i/>
        </w:rPr>
        <w:t>did</w:t>
      </w:r>
      <w:r>
        <w:t xml:space="preserve"> sire them, and now they exist. While the philandering husband might’ve been justified in paying </w:t>
      </w:r>
      <w:proofErr w:type="spellStart"/>
      <w:r>
        <w:t>lipservice</w:t>
      </w:r>
      <w:proofErr w:type="spellEnd"/>
      <w:r>
        <w:t xml:space="preserve"> to marital fidelity whilst he was out fooling around, once he has actually sired children, failing to acknowledge that reality is no longer “vice paying tribute to virtue,” but “vice failing to take responsibility for its actions.”</w:t>
      </w:r>
    </w:p>
    <w:p w14:paraId="5CB94CA5" w14:textId="25CFDAA7" w:rsidR="00062722" w:rsidRDefault="006F7912">
      <w:pPr>
        <w:pStyle w:val="BodyText"/>
      </w:pPr>
      <w:r>
        <w:t xml:space="preserve">In short, Americans should really just acknowledge </w:t>
      </w:r>
      <w:r w:rsidR="00E436D4">
        <w:t xml:space="preserve">where our ship of state actually </w:t>
      </w:r>
      <w:r w:rsidR="00E436D4" w:rsidRPr="00E436D4">
        <w:rPr>
          <w:i/>
          <w:iCs/>
        </w:rPr>
        <w:t>is</w:t>
      </w:r>
      <w:r w:rsidR="00E436D4">
        <w:t xml:space="preserve"> </w:t>
      </w:r>
      <w:r w:rsidR="000A42F7">
        <w:t xml:space="preserve">sailing </w:t>
      </w:r>
      <w:r w:rsidR="00E436D4">
        <w:t>in the political ocean</w:t>
      </w:r>
      <w:r>
        <w:t>.</w:t>
      </w:r>
      <w:r w:rsidR="00E436D4">
        <w:t xml:space="preserve"> </w:t>
      </w:r>
      <w:r w:rsidR="00BD694F">
        <w:t xml:space="preserve">As Michael Oakeshott put it, </w:t>
      </w:r>
    </w:p>
    <w:p w14:paraId="65F0414B" w14:textId="5395A1B7" w:rsidR="00BD694F" w:rsidRDefault="00BD694F">
      <w:pPr>
        <w:pStyle w:val="BodyText"/>
      </w:pPr>
      <w:r>
        <w:t>“</w:t>
      </w:r>
      <w:r w:rsidRPr="00BD694F">
        <w:t xml:space="preserve">In political activity, then, men sail a boundless and bottomless sea; there is neither </w:t>
      </w:r>
      <w:proofErr w:type="spellStart"/>
      <w:r w:rsidRPr="00BD694F">
        <w:t>harbour</w:t>
      </w:r>
      <w:proofErr w:type="spellEnd"/>
      <w:r w:rsidRPr="00BD694F">
        <w:t xml:space="preserve"> for shelter nor floor for anchorage, neither starting-place nor appointed destination. The enterprise is to keep afloat on an even keel; the sea is both friend and enemy; and the seamanship consists in using the resources of a traditional manner of </w:t>
      </w:r>
      <w:proofErr w:type="spellStart"/>
      <w:r w:rsidRPr="00BD694F">
        <w:t>behaviour</w:t>
      </w:r>
      <w:proofErr w:type="spellEnd"/>
      <w:r w:rsidRPr="00BD694F">
        <w:t xml:space="preserve"> in order to make a friend of every hostile occasion.”</w:t>
      </w:r>
    </w:p>
    <w:p w14:paraId="2D5C9119" w14:textId="4B0D8206" w:rsidR="00BD694F" w:rsidRDefault="00776020">
      <w:pPr>
        <w:pStyle w:val="BodyText"/>
      </w:pPr>
      <w:r>
        <w:t>If one</w:t>
      </w:r>
      <w:r w:rsidR="00BD694F">
        <w:t xml:space="preserve"> wants to </w:t>
      </w:r>
      <w:r>
        <w:t>arrest</w:t>
      </w:r>
      <w:r w:rsidR="00BD694F">
        <w:t xml:space="preserve"> our curr</w:t>
      </w:r>
      <w:r>
        <w:t>ent drifting, it</w:t>
      </w:r>
      <w:r w:rsidR="00BD694F">
        <w:t xml:space="preserve"> is irresponsible </w:t>
      </w:r>
      <w:r>
        <w:t>to</w:t>
      </w:r>
      <w:r w:rsidR="00BD694F">
        <w:t xml:space="preserve"> suggest that if </w:t>
      </w:r>
      <w:r w:rsidR="00C2511F">
        <w:t>the</w:t>
      </w:r>
      <w:r w:rsidR="00BD694F">
        <w:t xml:space="preserve"> ship of State</w:t>
      </w:r>
      <w:r w:rsidR="00C2511F">
        <w:t xml:space="preserve"> </w:t>
      </w:r>
      <w:r w:rsidR="00BD694F">
        <w:t xml:space="preserve">were just in some totally different </w:t>
      </w:r>
      <w:r w:rsidR="00C2511F">
        <w:t>ocean</w:t>
      </w:r>
      <w:r w:rsidR="00BD694F">
        <w:t>, their solution would be a good one.</w:t>
      </w:r>
    </w:p>
    <w:p w14:paraId="724CAD76" w14:textId="63A10CB0" w:rsidR="009062A8" w:rsidRDefault="00C2511F">
      <w:pPr>
        <w:pStyle w:val="BodyText"/>
      </w:pPr>
      <w:r>
        <w:t xml:space="preserve">Instead, anyone who genuinely wishes to improve our communal life, must begin with the fact that our current location at sea is far from ideal, yet, it is the </w:t>
      </w:r>
      <w:r w:rsidR="000A42F7">
        <w:t>starting</w:t>
      </w:r>
      <w:r>
        <w:t xml:space="preserve"> place from which we can genuinely hope to improve that life.</w:t>
      </w:r>
    </w:p>
    <w:p w14:paraId="4BBE37CC" w14:textId="052F2254" w:rsidR="00062722" w:rsidRDefault="009062A8">
      <w:pPr>
        <w:pStyle w:val="BodyText"/>
      </w:pPr>
      <w:r>
        <w:lastRenderedPageBreak/>
        <w:t xml:space="preserve">Yes, if we found ourselves living in a Jeffersonian </w:t>
      </w:r>
      <w:r w:rsidR="00E37B28">
        <w:t>agrarian</w:t>
      </w:r>
      <w:r>
        <w:t xml:space="preserve"> republic, it might be wise to resist the temptation to expand our borders and gradually become </w:t>
      </w:r>
      <w:r w:rsidR="00E37B28">
        <w:t>a</w:t>
      </w:r>
      <w:r>
        <w:t xml:space="preserve">n </w:t>
      </w:r>
      <w:r w:rsidR="00E37B28">
        <w:t>e</w:t>
      </w:r>
      <w:r>
        <w:t>mpire. (But interestingly, Jefferson himself could not resist that temptation</w:t>
      </w:r>
      <w:r w:rsidR="00E436D4">
        <w:t>: just consider the Louisiana Purchase</w:t>
      </w:r>
      <w:r>
        <w:t>.)</w:t>
      </w:r>
      <w:r w:rsidR="00E436D4">
        <w:t xml:space="preserve"> But if we view where we actually are without ideological goggles on,  t</w:t>
      </w:r>
      <w:r w:rsidR="006F7912">
        <w:t xml:space="preserve">hen the </w:t>
      </w:r>
      <w:r w:rsidR="00E436D4">
        <w:t xml:space="preserve">most </w:t>
      </w:r>
      <w:r w:rsidR="006F7912">
        <w:t>salient question become</w:t>
      </w:r>
      <w:r w:rsidR="00E436D4">
        <w:t>s</w:t>
      </w:r>
      <w:r w:rsidR="006F7912">
        <w:t>, “How can we rule this empire most prudently and justly?”</w:t>
      </w:r>
    </w:p>
    <w:p w14:paraId="5B6F6F7D" w14:textId="77777777" w:rsidR="00062722" w:rsidRDefault="006F7912">
      <w:pPr>
        <w:pStyle w:val="BodyText"/>
      </w:pPr>
      <w:r>
        <w:t>And at that point we’d be having a genuine conversation.</w:t>
      </w:r>
    </w:p>
    <w:sectPr w:rsidR="00062722">
      <w:pgSz w:w="12240" w:h="15840"/>
      <w:pgMar w:top="1440" w:right="1440" w:bottom="1440" w:left="1440" w:header="720" w:footer="720" w:gutter="0"/>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 w:author="Hannah Rowan" w:date="2026-01-30T14:34:00Z" w:initials="HR">
    <w:p w14:paraId="5B8ACE84" w14:textId="77777777" w:rsidR="00C93F6A" w:rsidRDefault="000E063B" w:rsidP="00C93F6A">
      <w:r>
        <w:rPr>
          <w:rStyle w:val="CommentReference"/>
        </w:rPr>
        <w:annotationRef/>
      </w:r>
      <w:r w:rsidR="00C93F6A">
        <w:rPr>
          <w:sz w:val="20"/>
          <w:szCs w:val="20"/>
        </w:rPr>
        <w:t>Note from Dan: the piece may need to acknowledge some of the other “empire” discussions happening lately that I mentioned in my email. It doesn’t have to refer to Tucker Carlson or anyone else specifically, but we don't want the piece to read as if the author is unaware there been some chatter about this recently.</w:t>
      </w:r>
    </w:p>
    <w:p w14:paraId="772181E8" w14:textId="77777777" w:rsidR="00C93F6A" w:rsidRDefault="00C93F6A" w:rsidP="00C93F6A"/>
    <w:p w14:paraId="459466B6" w14:textId="77777777" w:rsidR="00C93F6A" w:rsidRDefault="00C93F6A" w:rsidP="00C93F6A">
      <w:r>
        <w:rPr>
          <w:sz w:val="20"/>
          <w:szCs w:val="20"/>
        </w:rPr>
        <w:t>Note from Hannah: I agree that this piece would benefit from opening with a news hook. It's a topic that's being hotly debated right now given events related to Venezuela, Greenland, and more. Dan and I have discussed how the word is getting thrown around again, but what people mean by it is very vague. Revisiting the piece with an eye to defining terms and being specific about what we mean when we talk about empire will make this essay a very valuable contribution to that discussion.</w:t>
      </w:r>
    </w:p>
  </w:comment>
  <w:comment w:id="3" w:author="Hannah Rowan" w:date="2026-01-30T16:20:00Z" w:initials="HR">
    <w:p w14:paraId="5E70804F" w14:textId="77777777" w:rsidR="00D2629C" w:rsidRDefault="00CB3539" w:rsidP="00D2629C">
      <w:r>
        <w:rPr>
          <w:rStyle w:val="CommentReference"/>
        </w:rPr>
        <w:annotationRef/>
      </w:r>
      <w:r w:rsidR="00D2629C">
        <w:rPr>
          <w:sz w:val="20"/>
          <w:szCs w:val="20"/>
        </w:rPr>
        <w:t>This could be another place to engage with the contemporary debate more directly: who is voicing this nostalgia, and for what purpose?</w:t>
      </w:r>
    </w:p>
    <w:p w14:paraId="1CF74BE4" w14:textId="77777777" w:rsidR="00D2629C" w:rsidRDefault="00D2629C" w:rsidP="00D2629C"/>
    <w:p w14:paraId="1CFDE152" w14:textId="77777777" w:rsidR="00D2629C" w:rsidRDefault="00D2629C" w:rsidP="00D2629C">
      <w:r>
        <w:rPr>
          <w:sz w:val="20"/>
          <w:szCs w:val="20"/>
        </w:rPr>
        <w:t>And then somewhere around here, a clear sentence of what you propose instead would give the piece a strong sense of direction so readers know what you're going to try to persuade them of: something to the effect that America is an empire, and just owning it will lead to better governance than the weird rule-by-denial situation we have now.</w:t>
      </w:r>
    </w:p>
  </w:comment>
  <w:comment w:id="5" w:author="Hannah Rowan" w:date="2026-01-30T16:18:00Z" w:initials="HR">
    <w:p w14:paraId="426A062F" w14:textId="77777777" w:rsidR="00F261DA" w:rsidRDefault="00F261DA" w:rsidP="00F261DA">
      <w:r>
        <w:rPr>
          <w:rStyle w:val="CommentReference"/>
        </w:rPr>
        <w:annotationRef/>
      </w:r>
      <w:r>
        <w:rPr>
          <w:sz w:val="20"/>
          <w:szCs w:val="20"/>
        </w:rPr>
        <w:t>Note from Dan: It would be good to distinguish between the two senses of “empire” in the Roman context. Having an empire abroad is not the same as having an emperor at home. The Roman Republic had an extensive foreign empire. That did contribute directly to the rise of an emperor at home, but it’s worth making that explicit or otherwise giving some indication that Rome’s empire didn’t begin with Caesar and his heirs.</w:t>
      </w:r>
    </w:p>
  </w:comment>
  <w:comment w:id="6" w:author="Hannah Rowan" w:date="2026-01-30T16:33:00Z" w:initials="HR">
    <w:p w14:paraId="3BB341BE" w14:textId="77777777" w:rsidR="00FE2280" w:rsidRDefault="00FE2280" w:rsidP="00FE2280">
      <w:r>
        <w:rPr>
          <w:rStyle w:val="CommentReference"/>
        </w:rPr>
        <w:annotationRef/>
      </w:r>
      <w:r>
        <w:rPr>
          <w:sz w:val="20"/>
          <w:szCs w:val="20"/>
        </w:rPr>
        <w:t>Another point that we wondered if you might address is the broad consensus that the American empire is falling, at least in relative terms: talk of the end of the post-Cold War era, when the U.S. was the world's sole superpower, has given way to a multipower world, great power diplomacy, and so on. The Trump administration seems to acknowledge (and perhaps even encourage?) this, as its recent National Defense Strategy and National Security Strategy—written in large part by the realist Elbridge Colby—state rather explicitly. The latter part of this piece would be able to make its argument more directly if it engaged with the debate about foreign policy realism on these terms.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459466B6" w15:done="1"/>
  <w15:commentEx w15:paraId="1CFDE152" w15:done="1"/>
  <w15:commentEx w15:paraId="426A062F" w15:done="1"/>
  <w15:commentEx w15:paraId="3BB341BE" w15:done="1"/>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61D32AC6" w16cex:dateUtc="2026-01-30T19:34:00Z">
    <w16cex:extLst>
      <w16:ext w16:uri="{CE6994B0-6A32-4C9F-8C6B-6E91EDA988CE}">
        <cr:reactions xmlns:cr="http://schemas.microsoft.com/office/comments/2020/reactions">
          <cr:reaction reactionType="1">
            <cr:reactionInfo dateUtc="2026-01-31T06:16:40Z">
              <cr:user userId="c4658fadaefa06e9" userProvider="Windows Live" userName="Gene Callahan"/>
            </cr:reactionInfo>
          </cr:reaction>
        </cr:reactions>
      </w16:ext>
    </w16cex:extLst>
  </w16cex:commentExtensible>
  <w16cex:commentExtensible w16cex:durableId="0808CF03" w16cex:dateUtc="2026-01-30T21:20:00Z"/>
  <w16cex:commentExtensible w16cex:durableId="24684D8C" w16cex:dateUtc="2026-01-30T21:18:00Z">
    <w16cex:extLst>
      <w16:ext w16:uri="{CE6994B0-6A32-4C9F-8C6B-6E91EDA988CE}">
        <cr:reactions xmlns:cr="http://schemas.microsoft.com/office/comments/2020/reactions">
          <cr:reaction reactionType="1">
            <cr:reactionInfo dateUtc="2026-01-31T15:52:14Z">
              <cr:user userId="c4658fadaefa06e9" userProvider="Windows Live" userName="Gene Callahan"/>
            </cr:reactionInfo>
          </cr:reaction>
        </cr:reactions>
      </w16:ext>
    </w16cex:extLst>
  </w16cex:commentExtensible>
  <w16cex:commentExtensible w16cex:durableId="15592C48" w16cex:dateUtc="2026-01-30T21:33:00Z">
    <w16cex:extLst>
      <w16:ext w16:uri="{CE6994B0-6A32-4C9F-8C6B-6E91EDA988CE}">
        <cr:reactions xmlns:cr="http://schemas.microsoft.com/office/comments/2020/reactions">
          <cr:reaction reactionType="1">
            <cr:reactionInfo dateUtc="2026-02-01T06:11:52Z">
              <cr:user userId="c4658fadaefa06e9" userProvider="Windows Live" userName="Gene Callahan"/>
            </cr:reactionInfo>
          </cr:reaction>
        </cr:reactions>
      </w16:ext>
    </w16cex:extLst>
  </w16cex:commentExtensible>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459466B6" w16cid:durableId="61D32AC6"/>
  <w16cid:commentId w16cid:paraId="1CFDE152" w16cid:durableId="0808CF03"/>
  <w16cid:commentId w16cid:paraId="426A062F" w16cid:durableId="24684D8C"/>
  <w16cid:commentId w16cid:paraId="3BB341BE" w16cid:durableId="15592C48"/>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4D0BA4F" w14:textId="77777777" w:rsidR="002873BD" w:rsidRDefault="002873BD">
      <w:pPr>
        <w:spacing w:after="0"/>
      </w:pPr>
      <w:r>
        <w:separator/>
      </w:r>
    </w:p>
  </w:endnote>
  <w:endnote w:type="continuationSeparator" w:id="0">
    <w:p w14:paraId="04CF3569" w14:textId="77777777" w:rsidR="002873BD" w:rsidRDefault="002873BD">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ACFF" w:usb2="00000009" w:usb3="00000000" w:csb0="000001FF" w:csb1="00000000"/>
  </w:font>
  <w:font w:name="Consolas">
    <w:panose1 w:val="020B0609020204030204"/>
    <w:charset w:val="00"/>
    <w:family w:val="modern"/>
    <w:pitch w:val="fixed"/>
    <w:sig w:usb0="E10002FF" w:usb1="4000FCFF" w:usb2="00000009"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43B239" w14:textId="77777777" w:rsidR="002873BD" w:rsidRDefault="002873BD">
      <w:r>
        <w:separator/>
      </w:r>
    </w:p>
  </w:footnote>
  <w:footnote w:type="continuationSeparator" w:id="0">
    <w:p w14:paraId="0012ABB4" w14:textId="77777777" w:rsidR="002873BD" w:rsidRDefault="002873B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EA454B4C"/>
    <w:multiLevelType w:val="multilevel"/>
    <w:tmpl w:val="6DF00656"/>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abstractNum w:abstractNumId="1" w15:restartNumberingAfterBreak="0">
    <w:nsid w:val="2C1AE401"/>
    <w:multiLevelType w:val="multilevel"/>
    <w:tmpl w:val="7D0478D0"/>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2" w15:restartNumberingAfterBreak="0">
    <w:nsid w:val="71315DCA"/>
    <w:multiLevelType w:val="multilevel"/>
    <w:tmpl w:val="F12A738C"/>
    <w:lvl w:ilvl="0">
      <w:start w:val="1"/>
      <w:numFmt w:val="decimal"/>
      <w:lvlText w:val="%1."/>
      <w:lvlJc w:val="left"/>
      <w:pPr>
        <w:tabs>
          <w:tab w:val="num" w:pos="0"/>
        </w:tabs>
        <w:ind w:left="480" w:hanging="480"/>
      </w:pPr>
    </w:lvl>
    <w:lvl w:ilvl="1">
      <w:start w:val="1"/>
      <w:numFmt w:val="decimal"/>
      <w:lvlText w:val="%2."/>
      <w:lvlJc w:val="left"/>
      <w:pPr>
        <w:tabs>
          <w:tab w:val="num" w:pos="720"/>
        </w:tabs>
        <w:ind w:left="1200" w:hanging="480"/>
      </w:pPr>
    </w:lvl>
    <w:lvl w:ilvl="2">
      <w:start w:val="1"/>
      <w:numFmt w:val="decimal"/>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decimal"/>
      <w:lvlText w:val="%5."/>
      <w:lvlJc w:val="left"/>
      <w:pPr>
        <w:tabs>
          <w:tab w:val="num" w:pos="2880"/>
        </w:tabs>
        <w:ind w:left="3360" w:hanging="480"/>
      </w:pPr>
    </w:lvl>
    <w:lvl w:ilvl="5">
      <w:start w:val="1"/>
      <w:numFmt w:val="decimal"/>
      <w:lvlText w:val="%6."/>
      <w:lvlJc w:val="left"/>
      <w:pPr>
        <w:tabs>
          <w:tab w:val="num" w:pos="3600"/>
        </w:tabs>
        <w:ind w:left="4080" w:hanging="480"/>
      </w:pPr>
    </w:lvl>
    <w:lvl w:ilvl="6">
      <w:start w:val="1"/>
      <w:numFmt w:val="decimal"/>
      <w:lvlText w:val="%7."/>
      <w:lvlJc w:val="left"/>
      <w:pPr>
        <w:tabs>
          <w:tab w:val="num" w:pos="4320"/>
        </w:tabs>
        <w:ind w:left="4800" w:hanging="480"/>
      </w:pPr>
    </w:lvl>
    <w:lvl w:ilvl="7">
      <w:start w:val="1"/>
      <w:numFmt w:val="decimal"/>
      <w:lvlText w:val="%8."/>
      <w:lvlJc w:val="left"/>
      <w:pPr>
        <w:tabs>
          <w:tab w:val="num" w:pos="5040"/>
        </w:tabs>
        <w:ind w:left="5520" w:hanging="480"/>
      </w:pPr>
    </w:lvl>
    <w:lvl w:ilvl="8">
      <w:start w:val="1"/>
      <w:numFmt w:val="decimal"/>
      <w:lvlText w:val="%9."/>
      <w:lvlJc w:val="left"/>
      <w:pPr>
        <w:tabs>
          <w:tab w:val="num" w:pos="5760"/>
        </w:tabs>
        <w:ind w:left="6240" w:hanging="480"/>
      </w:pPr>
    </w:lvl>
  </w:abstractNum>
  <w:num w:numId="1" w16cid:durableId="755127981">
    <w:abstractNumId w:val="1"/>
  </w:num>
  <w:num w:numId="2" w16cid:durableId="31536648">
    <w:abstractNumId w:val="0"/>
  </w:num>
  <w:num w:numId="3" w16cid:durableId="205141368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42981333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Hannah Rowan">
    <w15:presenceInfo w15:providerId="None" w15:userId="Hannah Rowan"/>
  </w15:person>
  <w15:person w15:author="Gene Callahan">
    <w15:presenceInfo w15:providerId="Windows Live" w15:userId="c4658fadaefa06e9"/>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8"/>
  <w:embedSystemFonts/>
  <w:proofState w:spelling="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90D07"/>
    <w:rsid w:val="00011C8B"/>
    <w:rsid w:val="0005443B"/>
    <w:rsid w:val="00062722"/>
    <w:rsid w:val="000A42F7"/>
    <w:rsid w:val="000C2BE5"/>
    <w:rsid w:val="000E063B"/>
    <w:rsid w:val="001D10AC"/>
    <w:rsid w:val="001F42E9"/>
    <w:rsid w:val="002873BD"/>
    <w:rsid w:val="002A00D4"/>
    <w:rsid w:val="003222FB"/>
    <w:rsid w:val="00465A60"/>
    <w:rsid w:val="004E29B3"/>
    <w:rsid w:val="00564D69"/>
    <w:rsid w:val="00590D07"/>
    <w:rsid w:val="006E344C"/>
    <w:rsid w:val="006F7912"/>
    <w:rsid w:val="00764BF7"/>
    <w:rsid w:val="0077120D"/>
    <w:rsid w:val="00776020"/>
    <w:rsid w:val="00784D58"/>
    <w:rsid w:val="008D6863"/>
    <w:rsid w:val="008F6749"/>
    <w:rsid w:val="009062A8"/>
    <w:rsid w:val="009B4BBC"/>
    <w:rsid w:val="00A02ABD"/>
    <w:rsid w:val="00B31192"/>
    <w:rsid w:val="00B65BFB"/>
    <w:rsid w:val="00B86B75"/>
    <w:rsid w:val="00BA19CE"/>
    <w:rsid w:val="00BC48D5"/>
    <w:rsid w:val="00BD694F"/>
    <w:rsid w:val="00C2511F"/>
    <w:rsid w:val="00C36279"/>
    <w:rsid w:val="00C6074D"/>
    <w:rsid w:val="00C93F6A"/>
    <w:rsid w:val="00CB3539"/>
    <w:rsid w:val="00CC577E"/>
    <w:rsid w:val="00D2629C"/>
    <w:rsid w:val="00D445F6"/>
    <w:rsid w:val="00DA2C5A"/>
    <w:rsid w:val="00DB69EB"/>
    <w:rsid w:val="00DF7861"/>
    <w:rsid w:val="00E315A3"/>
    <w:rsid w:val="00E37B28"/>
    <w:rsid w:val="00E436D4"/>
    <w:rsid w:val="00F261DA"/>
    <w:rsid w:val="00F32442"/>
    <w:rsid w:val="00F824D1"/>
    <w:rsid w:val="00FE2280"/>
  </w:rsids>
  <m:mathPr>
    <m:mathFont m:val="Cambria Math"/>
    <m:brkBin m:val="before"/>
    <m:brkBinSub m:val="--"/>
    <m:smallFrac m:val="0"/>
    <m:dispDef m:val="0"/>
    <m:lMargin m:val="0"/>
    <m:rMargin m:val="0"/>
    <m:defJc m:val="centerGroup"/>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75B1C1DE"/>
  <w15:docId w15:val="{112496C8-25D8-864D-A5AC-2207529A25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spacing w:before="240"/>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styleId="FootnoteReference">
    <w:name w:val="footnote reference"/>
    <w:basedOn w:val="CaptionChar"/>
    <w:rPr>
      <w:vertAlign w:val="superscript"/>
    </w:rPr>
  </w:style>
  <w:style w:type="character" w:styleId="Hyperlink">
    <w:name w:val="Hyperlink"/>
    <w:basedOn w:val="Caption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character" w:styleId="CommentReference">
    <w:name w:val="annotation reference"/>
    <w:basedOn w:val="DefaultParagraphFont"/>
    <w:rsid w:val="000E063B"/>
    <w:rPr>
      <w:sz w:val="16"/>
      <w:szCs w:val="16"/>
    </w:rPr>
  </w:style>
  <w:style w:type="paragraph" w:styleId="CommentText">
    <w:name w:val="annotation text"/>
    <w:basedOn w:val="Normal"/>
    <w:link w:val="CommentTextChar"/>
    <w:rsid w:val="000E063B"/>
    <w:rPr>
      <w:sz w:val="20"/>
      <w:szCs w:val="20"/>
    </w:rPr>
  </w:style>
  <w:style w:type="character" w:customStyle="1" w:styleId="CommentTextChar">
    <w:name w:val="Comment Text Char"/>
    <w:basedOn w:val="DefaultParagraphFont"/>
    <w:link w:val="CommentText"/>
    <w:rsid w:val="000E063B"/>
    <w:rPr>
      <w:sz w:val="20"/>
      <w:szCs w:val="20"/>
    </w:rPr>
  </w:style>
  <w:style w:type="paragraph" w:styleId="CommentSubject">
    <w:name w:val="annotation subject"/>
    <w:basedOn w:val="CommentText"/>
    <w:next w:val="CommentText"/>
    <w:link w:val="CommentSubjectChar"/>
    <w:rsid w:val="000E063B"/>
    <w:rPr>
      <w:b/>
      <w:bCs/>
    </w:rPr>
  </w:style>
  <w:style w:type="character" w:customStyle="1" w:styleId="CommentSubjectChar">
    <w:name w:val="Comment Subject Char"/>
    <w:basedOn w:val="CommentTextChar"/>
    <w:link w:val="CommentSubject"/>
    <w:rsid w:val="000E063B"/>
    <w:rPr>
      <w:b/>
      <w:bCs/>
      <w:sz w:val="20"/>
      <w:szCs w:val="20"/>
    </w:rPr>
  </w:style>
  <w:style w:type="paragraph" w:styleId="Revision">
    <w:name w:val="Revision"/>
    <w:hidden/>
    <w:rsid w:val="00DA2C5A"/>
    <w:pPr>
      <w:spacing w:after="0"/>
    </w:pPr>
  </w:style>
  <w:style w:type="character" w:styleId="UnresolvedMention">
    <w:name w:val="Unresolved Mention"/>
    <w:basedOn w:val="DefaultParagraphFont"/>
    <w:uiPriority w:val="99"/>
    <w:semiHidden/>
    <w:unhideWhenUsed/>
    <w:rsid w:val="000C2BE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wetzelchronicle.com/news/2025/10/21/peaceful-protest-mired-by-possible-gunfire-and-physical-assault/" TargetMode="External"/><Relationship Id="rId13" Type="http://schemas.microsoft.com/office/2018/08/relationships/commentsExtensible" Target="commentsExtensible.xml"/><Relationship Id="rId18" Type="http://schemas.openxmlformats.org/officeDocument/2006/relationships/hyperlink" Target="https://www.newstatesman.com/ideas/2025/10/how-to-save-british-liberalism" TargetMode="External"/><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hyperlink" Target="https://caitlinjohnstone.com/2022/02/23/no-actually-the-us-empire-is-still-the-power-to-criticize-notes-from-the-edge-of-the-narrative-matrix/" TargetMode="External"/><Relationship Id="rId12" Type="http://schemas.microsoft.com/office/2016/09/relationships/commentsIds" Target="commentsIds.xml"/><Relationship Id="rId17" Type="http://schemas.openxmlformats.org/officeDocument/2006/relationships/hyperlink" Target="https://direct.mit.edu/isec/article/48/2/49/118109/The-Meddler-s-Trap-McKinley-the-Philippines-and" TargetMode="External"/><Relationship Id="rId2" Type="http://schemas.openxmlformats.org/officeDocument/2006/relationships/styles" Target="styles.xml"/><Relationship Id="rId16" Type="http://schemas.openxmlformats.org/officeDocument/2006/relationships/hyperlink" Target="https://en.wikipedia.org/wiki/Lindy_effect" TargetMode="External"/><Relationship Id="rId20" Type="http://schemas.openxmlformats.org/officeDocument/2006/relationships/hyperlink" Target="https://arnaudbertrand.substack.com/p/venezuela-killed-the-us" TargetMode="External"/><Relationship Id="rId1" Type="http://schemas.openxmlformats.org/officeDocument/2006/relationships/numbering" Target="numbering.xml"/><Relationship Id="rId6" Type="http://schemas.openxmlformats.org/officeDocument/2006/relationships/endnotes" Target="endnotes.xml"/><Relationship Id="rId11" Type="http://schemas.microsoft.com/office/2011/relationships/commentsExtended" Target="commentsExtended.xml"/><Relationship Id="rId5" Type="http://schemas.openxmlformats.org/officeDocument/2006/relationships/footnotes" Target="footnotes.xml"/><Relationship Id="rId15" Type="http://schemas.openxmlformats.org/officeDocument/2006/relationships/hyperlink" Target="https://en.wikipedia.org/wiki/Optimates_and_populares" TargetMode="External"/><Relationship Id="rId23" Type="http://schemas.openxmlformats.org/officeDocument/2006/relationships/theme" Target="theme/theme1.xml"/><Relationship Id="rId10" Type="http://schemas.openxmlformats.org/officeDocument/2006/relationships/comments" Target="comments.xml"/><Relationship Id="rId19" Type="http://schemas.openxmlformats.org/officeDocument/2006/relationships/hyperlink" Target="https://plato.stanford.edu/archives/spr2019/entries/rawls/" TargetMode="External"/><Relationship Id="rId4" Type="http://schemas.openxmlformats.org/officeDocument/2006/relationships/webSettings" Target="webSettings.xml"/><Relationship Id="rId9" Type="http://schemas.openxmlformats.org/officeDocument/2006/relationships/hyperlink" Target="https://www.thedailyscrumnews.com/america-at-the-crossroads-when-a-republic-starts-to-look-like-an-empire/" TargetMode="External"/><Relationship Id="rId14" Type="http://schemas.openxmlformats.org/officeDocument/2006/relationships/hyperlink" Target="https://www.ourrepublicanlegacy.com/post/republicans-ditch-maga-and-return-to-the-basics" TargetMode="External"/><Relationship Id="rId22" Type="http://schemas.microsoft.com/office/2011/relationships/people" Target="peop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147</TotalTime>
  <Pages>7</Pages>
  <Words>3157</Words>
  <Characters>16259</Characters>
  <Application>Microsoft Office Word</Application>
  <DocSecurity>0</DocSecurity>
  <Lines>262</Lines>
  <Paragraphs>88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19328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Gene Callahan</dc:creator>
  <cp:keywords/>
  <cp:lastModifiedBy>Gene Callahan</cp:lastModifiedBy>
  <cp:revision>10</cp:revision>
  <cp:lastPrinted>2026-02-01T16:17:00Z</cp:lastPrinted>
  <dcterms:created xsi:type="dcterms:W3CDTF">2026-01-31T06:26:00Z</dcterms:created>
  <dcterms:modified xsi:type="dcterms:W3CDTF">2026-02-02T16:48:00Z</dcterms:modified>
</cp:coreProperties>
</file>